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4050" cy="5405438"/>
            <wp:effectExtent b="0" l="0" r="0" t="0"/>
            <wp:wrapSquare wrapText="bothSides" distB="114300" distT="114300" distL="114300" distR="11430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05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34"/>
          <w:szCs w:val="34"/>
        </w:rPr>
      </w:pPr>
      <w:r w:rsidDel="00000000" w:rsidR="00000000" w:rsidRPr="00000000">
        <w:rPr>
          <w:b w:val="1"/>
          <w:color w:val="980000"/>
          <w:sz w:val="34"/>
          <w:szCs w:val="34"/>
          <w:rtl w:val="0"/>
        </w:rPr>
        <w:t xml:space="preserve">Öğrenci No:</w:t>
      </w:r>
      <w:r w:rsidDel="00000000" w:rsidR="00000000" w:rsidRPr="00000000">
        <w:rPr>
          <w:b w:val="1"/>
          <w:sz w:val="34"/>
          <w:szCs w:val="34"/>
          <w:rtl w:val="0"/>
        </w:rPr>
        <w:t xml:space="preserve"> 19MY03015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color w:val="980000"/>
          <w:sz w:val="34"/>
          <w:szCs w:val="34"/>
          <w:rtl w:val="0"/>
        </w:rPr>
        <w:t xml:space="preserve">Öğrenci Adı Soyadı: </w:t>
      </w:r>
      <w:r w:rsidDel="00000000" w:rsidR="00000000" w:rsidRPr="00000000">
        <w:rPr>
          <w:b w:val="1"/>
          <w:sz w:val="34"/>
          <w:szCs w:val="34"/>
          <w:rtl w:val="0"/>
        </w:rPr>
        <w:t xml:space="preserve">Funda İREK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color w:val="980000"/>
          <w:sz w:val="34"/>
          <w:szCs w:val="34"/>
          <w:rtl w:val="0"/>
        </w:rPr>
        <w:t xml:space="preserve">Ders: </w:t>
      </w:r>
      <w:r w:rsidDel="00000000" w:rsidR="00000000" w:rsidRPr="00000000">
        <w:rPr>
          <w:b w:val="1"/>
          <w:sz w:val="34"/>
          <w:szCs w:val="34"/>
          <w:rtl w:val="0"/>
        </w:rPr>
        <w:t xml:space="preserve">Bulut Bilişim</w:t>
      </w:r>
    </w:p>
    <w:p w:rsidR="00000000" w:rsidDel="00000000" w:rsidP="00000000" w:rsidRDefault="00000000" w:rsidRPr="00000000" w14:paraId="0000000A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ins w:author="Funda İrek" w:id="1" w:date="2021-01-17T18:42:42Z"/>
          <w:b w:val="1"/>
          <w:sz w:val="34"/>
          <w:szCs w:val="34"/>
        </w:rPr>
      </w:pPr>
      <w:ins w:author="Funda İrek" w:id="1" w:date="2021-01-17T18:42:42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0F">
      <w:pPr>
        <w:jc w:val="center"/>
        <w:rPr>
          <w:ins w:author="Funda İrek" w:id="1" w:date="2021-01-17T18:42:42Z"/>
          <w:b w:val="1"/>
          <w:sz w:val="34"/>
          <w:szCs w:val="34"/>
        </w:rPr>
      </w:pPr>
      <w:ins w:author="Funda İrek" w:id="1" w:date="2021-01-17T18:42:42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0">
      <w:pPr>
        <w:jc w:val="center"/>
        <w:rPr>
          <w:ins w:author="Funda İrek" w:id="1" w:date="2021-01-17T18:42:42Z"/>
          <w:b w:val="1"/>
          <w:sz w:val="34"/>
          <w:szCs w:val="34"/>
        </w:rPr>
      </w:pPr>
      <w:ins w:author="Funda İrek" w:id="1" w:date="2021-01-17T18:42:42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1">
      <w:pPr>
        <w:jc w:val="center"/>
        <w:rPr>
          <w:ins w:author="Funda İrek" w:id="1" w:date="2021-01-17T18:42:42Z"/>
          <w:b w:val="1"/>
          <w:sz w:val="34"/>
          <w:szCs w:val="34"/>
        </w:rPr>
      </w:pPr>
      <w:ins w:author="Funda İrek" w:id="1" w:date="2021-01-17T18:42:42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2">
      <w:pPr>
        <w:jc w:val="center"/>
        <w:rPr>
          <w:b w:val="1"/>
          <w:color w:val="ff0000"/>
          <w:sz w:val="36"/>
          <w:szCs w:val="36"/>
          <w:rPrChange w:author="Funda İrek" w:id="2" w:date="2021-01-17T18:42:42Z">
            <w:rPr>
              <w:b w:val="1"/>
              <w:sz w:val="34"/>
              <w:szCs w:val="34"/>
            </w:rPr>
          </w:rPrChange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ins w:author="Funda İrek" w:id="3" w:date="2021-01-17T18:43:37Z"/>
          <w:b w:val="1"/>
          <w:color w:val="ff0000"/>
          <w:sz w:val="36"/>
          <w:szCs w:val="36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PROJE ANLATIMI </w:t>
      </w:r>
      <w:ins w:author="Funda İrek" w:id="3" w:date="2021-01-17T18:43:37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4">
      <w:pPr>
        <w:jc w:val="center"/>
        <w:rPr>
          <w:b w:val="1"/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İlk olarak karşımıza kullanıcı giriş ekranı çıkıyor.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Email ve şifre bilgileri ile giriş yapıyoruz.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Bilgileri girdikten sonra kayıt ol butonuna tıklıyoruz.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Butona tıkladıktan sonra bize uyarı olarak Giriş Yapıldı uyarısı karşımıza çıkacak.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Daha sonra Giriş Yap butonuna tıkladığımızda bilgilerle birlikte Firebase Authentication ‘ depolanıyor.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Bilgileri Firebase aktarabiliyoruz.</w:t>
      </w:r>
    </w:p>
    <w:p w:rsidR="00000000" w:rsidDel="00000000" w:rsidP="00000000" w:rsidRDefault="00000000" w:rsidRPr="00000000" w14:paraId="0000001D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b w:val="1"/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  <w:color w:val="ff0000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color w:val="ff0000"/>
          <w:sz w:val="36"/>
          <w:szCs w:val="36"/>
          <w:u w:val="single"/>
        </w:rPr>
      </w:pPr>
      <w:r w:rsidDel="00000000" w:rsidR="00000000" w:rsidRPr="00000000">
        <w:rPr>
          <w:b w:val="1"/>
          <w:color w:val="ff0000"/>
          <w:sz w:val="36"/>
          <w:szCs w:val="36"/>
          <w:u w:val="single"/>
          <w:rtl w:val="0"/>
        </w:rPr>
        <w:t xml:space="preserve">KULLANICI GİRİŞ SAYFASI </w:t>
      </w:r>
    </w:p>
    <w:p w:rsidR="00000000" w:rsidDel="00000000" w:rsidP="00000000" w:rsidRDefault="00000000" w:rsidRPr="00000000" w14:paraId="00000032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ins w:author="Funda İrek" w:id="4" w:date="2021-01-17T18:41:53Z"/>
          <w:b w:val="1"/>
          <w:sz w:val="34"/>
          <w:szCs w:val="34"/>
        </w:rPr>
      </w:pPr>
      <w:ins w:author="Funda İrek" w:id="4" w:date="2021-01-17T18:41:53Z">
        <w:r w:rsidDel="00000000" w:rsidR="00000000" w:rsidRPr="00000000">
          <w:rPr>
            <w:rtl w:val="0"/>
          </w:rPr>
        </w:r>
        <w:r w:rsidDel="00000000" w:rsidR="00000000" w:rsidRPr="00000000"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632325</wp:posOffset>
              </wp:positionH>
              <wp:positionV relativeFrom="paragraph">
                <wp:posOffset>114300</wp:posOffset>
              </wp:positionV>
              <wp:extent cx="4762500" cy="8433038"/>
              <wp:effectExtent b="0" l="0" r="0" t="0"/>
              <wp:wrapSquare wrapText="bothSides" distB="114300" distT="114300" distL="114300" distR="114300"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2500" cy="843303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w:r>
      </w:ins>
    </w:p>
    <w:p w:rsidR="00000000" w:rsidDel="00000000" w:rsidP="00000000" w:rsidRDefault="00000000" w:rsidRPr="00000000" w14:paraId="00000034">
      <w:pPr>
        <w:jc w:val="center"/>
        <w:rPr>
          <w:ins w:author="Funda İrek" w:id="5" w:date="2021-01-17T18:41:58Z"/>
          <w:b w:val="1"/>
          <w:color w:val="ff0000"/>
          <w:sz w:val="34"/>
          <w:szCs w:val="34"/>
        </w:rPr>
      </w:pPr>
      <w:ins w:author="Funda İrek" w:id="5" w:date="2021-01-17T18:41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5">
      <w:pPr>
        <w:ind w:right="0"/>
        <w:jc w:val="center"/>
        <w:rPr>
          <w:ins w:author="Funda İrek" w:id="5" w:date="2021-01-17T18:41:58Z"/>
          <w:b w:val="1"/>
          <w:color w:val="ff0000"/>
          <w:sz w:val="34"/>
          <w:szCs w:val="34"/>
        </w:rPr>
      </w:pPr>
      <w:ins w:author="Funda İrek" w:id="5" w:date="2021-01-17T18:41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6">
      <w:pPr>
        <w:ind w:right="0"/>
        <w:jc w:val="center"/>
        <w:rPr>
          <w:ins w:author="Funda İrek" w:id="5" w:date="2021-01-17T18:41:58Z"/>
          <w:b w:val="1"/>
          <w:color w:val="ff0000"/>
          <w:sz w:val="34"/>
          <w:szCs w:val="34"/>
        </w:rPr>
      </w:pPr>
      <w:ins w:author="Funda İrek" w:id="5" w:date="2021-01-17T18:41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7">
      <w:pPr>
        <w:ind w:right="0"/>
        <w:jc w:val="center"/>
        <w:rPr>
          <w:ins w:author="Funda İrek" w:id="5" w:date="2021-01-17T18:41:58Z"/>
          <w:b w:val="1"/>
          <w:color w:val="ff0000"/>
          <w:sz w:val="34"/>
          <w:szCs w:val="34"/>
        </w:rPr>
      </w:pPr>
      <w:ins w:author="Funda İrek" w:id="5" w:date="2021-01-17T18:41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8">
      <w:pPr>
        <w:jc w:val="center"/>
        <w:rPr>
          <w:b w:val="1"/>
          <w:color w:val="ff0000"/>
          <w:sz w:val="34"/>
          <w:szCs w:val="34"/>
        </w:rPr>
        <w:pPrChange w:author="Funda İrek" w:id="0" w:date="2021-01-17T18:42:08Z">
          <w:pPr>
            <w:jc w:val="center"/>
          </w:pPr>
        </w:pPrChange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color w:val="ff0000"/>
          <w:sz w:val="36"/>
          <w:szCs w:val="36"/>
          <w:u w:val="single"/>
        </w:rPr>
      </w:pPr>
      <w:r w:rsidDel="00000000" w:rsidR="00000000" w:rsidRPr="00000000">
        <w:rPr>
          <w:b w:val="1"/>
          <w:color w:val="ff0000"/>
          <w:sz w:val="36"/>
          <w:szCs w:val="36"/>
          <w:u w:val="single"/>
          <w:rtl w:val="0"/>
        </w:rPr>
        <w:t xml:space="preserve">FİREBASE AUTHENTİCATİON  SAYFASI</w:t>
      </w:r>
    </w:p>
    <w:p w:rsidR="00000000" w:rsidDel="00000000" w:rsidP="00000000" w:rsidRDefault="00000000" w:rsidRPr="00000000" w14:paraId="00000051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6029325" cy="419716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197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b w:val="1"/>
          <w:color w:val="ff0000"/>
          <w:sz w:val="36"/>
          <w:szCs w:val="36"/>
          <w:u w:val="single"/>
        </w:rPr>
      </w:pPr>
      <w:r w:rsidDel="00000000" w:rsidR="00000000" w:rsidRPr="00000000">
        <w:rPr>
          <w:b w:val="1"/>
          <w:color w:val="ff0000"/>
          <w:sz w:val="36"/>
          <w:szCs w:val="36"/>
          <w:u w:val="single"/>
          <w:rtl w:val="0"/>
        </w:rPr>
        <w:t xml:space="preserve">FİREBASE PROJE SAYFASI </w:t>
      </w:r>
    </w:p>
    <w:p w:rsidR="00000000" w:rsidDel="00000000" w:rsidP="00000000" w:rsidRDefault="00000000" w:rsidRPr="00000000" w14:paraId="00000055">
      <w:pPr>
        <w:jc w:val="center"/>
        <w:rPr>
          <w:b w:val="1"/>
          <w:color w:val="ff0000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b w:val="1"/>
          <w:color w:val="ff0000"/>
          <w:sz w:val="36"/>
          <w:szCs w:val="36"/>
          <w:u w:val="single"/>
        </w:rPr>
      </w:pPr>
      <w:r w:rsidDel="00000000" w:rsidR="00000000" w:rsidRPr="00000000">
        <w:rPr>
          <w:b w:val="1"/>
          <w:color w:val="ff0000"/>
          <w:sz w:val="36"/>
          <w:szCs w:val="36"/>
          <w:u w:val="single"/>
        </w:rPr>
        <w:drawing>
          <wp:inline distB="114300" distT="114300" distL="114300" distR="114300">
            <wp:extent cx="6027150" cy="2870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715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992.1259842519685" w:left="1440" w:right="973.937007874016" w:header="720" w:footer="720"/>
      <w:pgNumType w:start="1"/>
      <w:sectPrChange w:author="Funda İrek" w:id="0" w:date="2021-01-17T18:42:11Z">
        <w:sectPr w:rsidR="000000" w:rsidDel="000000" w:rsidRPr="000000" w:rsidSect="000000">
          <w:pgMar w:bottom="1440" w:top="992.1259842519685" w:left="1440" w:right="1440" w:header="720" w:footer="720"/>
          <w:pgNumType w:start="1"/>
          <w:pgSz w:h="16834" w:w="11909" w:orient="portrait"/>
        </w:sectPr>
      </w:sectPrChange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